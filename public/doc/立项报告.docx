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4BFE3">
      <w:pPr>
        <w:keepNext w:val="0"/>
        <w:keepLines w:val="0"/>
        <w:pageBreakBefore w:val="0"/>
        <w:widowControl w:val="0"/>
        <w:kinsoku/>
        <w:wordWrap/>
        <w:topLinePunct w:val="0"/>
        <w:bidi w:val="0"/>
        <w:adjustRightInd w:val="0"/>
        <w:snapToGrid w:val="0"/>
        <w:spacing w:line="560" w:lineRule="exact"/>
        <w:ind w:left="0" w:leftChars="0" w:right="0" w:righ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eastAsia="zh-CN"/>
        </w:rPr>
      </w:pPr>
      <w:bookmarkStart w:id="8" w:name="_GoBack"/>
      <w:bookmarkEnd w:id="8"/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en-US" w:eastAsia="zh-CN"/>
        </w:rPr>
        <w:t>陕西华电淳化二期10万千瓦风电项目</w:t>
      </w:r>
    </w:p>
    <w:p w14:paraId="7A3B9C62">
      <w:pPr>
        <w:keepNext w:val="0"/>
        <w:keepLines w:val="0"/>
        <w:pageBreakBefore w:val="0"/>
        <w:widowControl w:val="0"/>
        <w:kinsoku/>
        <w:wordWrap/>
        <w:topLinePunct w:val="0"/>
        <w:bidi w:val="0"/>
        <w:adjustRightInd w:val="0"/>
        <w:snapToGrid w:val="0"/>
        <w:spacing w:line="560" w:lineRule="exact"/>
        <w:ind w:left="0" w:leftChars="0" w:right="0" w:rightChars="0"/>
        <w:jc w:val="center"/>
        <w:textAlignment w:val="auto"/>
        <w:rPr>
          <w:rFonts w:hint="eastAsia" w:ascii="仿宋_GB2312" w:hAnsi="仿宋_GB2312" w:eastAsia="仿宋_GB2312" w:cs="仿宋"/>
          <w:b/>
          <w:bCs/>
          <w:color w:val="auto"/>
          <w:sz w:val="32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en-US" w:eastAsia="zh-CN"/>
        </w:rPr>
        <w:t>前期立项申请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eastAsia="zh-CN"/>
        </w:rPr>
        <w:t>报告</w:t>
      </w:r>
    </w:p>
    <w:p w14:paraId="2E0CBE2A">
      <w:pPr>
        <w:pStyle w:val="2"/>
        <w:pageBreakBefore w:val="0"/>
        <w:widowControl/>
        <w:kinsoku/>
        <w:wordWrap/>
        <w:overflowPunct/>
        <w:topLinePunct w:val="0"/>
        <w:autoSpaceDE/>
        <w:bidi w:val="0"/>
        <w:spacing w:before="0" w:after="0" w:line="560" w:lineRule="exact"/>
        <w:textAlignment w:val="auto"/>
      </w:pPr>
    </w:p>
    <w:p w14:paraId="45361C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ascii="黑体" w:hAnsi="黑体" w:eastAsia="黑体" w:cs="宋体"/>
          <w:color w:val="auto"/>
          <w:sz w:val="32"/>
          <w:szCs w:val="32"/>
          <w:highlight w:val="none"/>
        </w:rPr>
      </w:pPr>
      <w:bookmarkStart w:id="0" w:name="OLE_LINK12"/>
      <w:r>
        <w:rPr>
          <w:rFonts w:hint="eastAsia" w:ascii="黑体" w:hAnsi="黑体" w:eastAsia="黑体" w:cs="宋体"/>
          <w:color w:val="auto"/>
          <w:sz w:val="32"/>
          <w:szCs w:val="32"/>
          <w:highlight w:val="none"/>
          <w:lang w:bidi="ar"/>
        </w:rPr>
        <w:t>一、</w:t>
      </w:r>
      <w:r>
        <w:rPr>
          <w:rFonts w:hint="eastAsia" w:ascii="黑体" w:hAnsi="黑体" w:eastAsia="黑体" w:cs="宋体"/>
          <w:color w:val="auto"/>
          <w:sz w:val="32"/>
          <w:szCs w:val="32"/>
          <w:highlight w:val="none"/>
          <w:lang w:val="en-US" w:eastAsia="zh-CN" w:bidi="ar"/>
        </w:rPr>
        <w:t>项目背景及概况</w:t>
      </w:r>
    </w:p>
    <w:p w14:paraId="40CBD1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bidi="ar"/>
        </w:rPr>
        <w:t>（一）项目建设背景</w:t>
      </w:r>
    </w:p>
    <w:p w14:paraId="7567F7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bookmarkStart w:id="1" w:name="OLE_LINK2"/>
      <w:bookmarkStart w:id="2" w:name="OLE_LINK4"/>
      <w:bookmarkStart w:id="3" w:name="OLE_LINK3"/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2025年1月，陕西省发展和改革委员会印发《关于开展陕西省2025年风电光伏发电项目开发建设有关工作的通知》（陕发改新能源〔2025〕26号），按照通知要求，新能源公司积极对接咸阳市淳化县人民政府，双方约定在咸阳市淳化县境内开发建设风电项目。</w:t>
      </w:r>
      <w:bookmarkEnd w:id="1"/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2025年12月31日已取得陕西省发改委《关于公布2025年新能源项目保障性并网规模竞争性配置结果的通知》（陕发改新能源〔2025〕1909号），取得陕西华电淳化二期10万千瓦风电项目（以下简称本项目）建设规模指标。</w:t>
      </w:r>
      <w:bookmarkEnd w:id="2"/>
      <w:bookmarkEnd w:id="3"/>
    </w:p>
    <w:p w14:paraId="5CEA8E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 w:bidi="ar"/>
        </w:rPr>
        <w:t>（二）项目概况</w:t>
      </w:r>
    </w:p>
    <w:p w14:paraId="750F7F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项目位于陕西省咸阳市淳化县官庄镇、十里塬镇，均属渭北黄土高原南缘的黄土高原沟壑地貌，海拔高度1000-1694m，地表为园地。本项目拟选场址距咸阳市淳化县约17km。本项目拟布置20台单机容量5.0MW风电机组，装机容量100MW。</w:t>
      </w:r>
    </w:p>
    <w:p w14:paraId="7991EF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 w:bidi="ar"/>
        </w:rPr>
        <w:t>（三）建设必要性</w:t>
      </w:r>
    </w:p>
    <w:p w14:paraId="3250B0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项目风能资源较好，对外交通运输条件较为便利，具备建设风电场的基本条件。本项目的建设符合国家、集团公司发展战略，有利于集团公司产业结构优化调整，有利于咸阳区域新能源项目发展，符合可持续发展战略，项目建设和送出条件良好，初步测算具有较好的经济效益和社会效益。</w:t>
      </w:r>
    </w:p>
    <w:p w14:paraId="35C4A3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 w:bidi="ar"/>
        </w:rPr>
        <w:t>二、主要建设条件及内容</w:t>
      </w:r>
    </w:p>
    <w:p w14:paraId="7DACB6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 w:bidi="ar"/>
        </w:rPr>
        <w:t>（一）主要条件</w:t>
      </w:r>
    </w:p>
    <w:p w14:paraId="0EEF36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1.风资源条件</w:t>
      </w:r>
    </w:p>
    <w:p w14:paraId="3A6188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根据收集到附近气象站的测风数据、1座测风塔的测风数据初步估测，本项目可布机位点160m高度,年平均风速为4.91m/s，年平均风功率密度为151W/㎡，初步估算年上网电量为17326.4万kWh，年等效满负荷小时数为1732.64h。</w:t>
      </w:r>
    </w:p>
    <w:p w14:paraId="36E2C0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2.交通运输条件</w:t>
      </w:r>
    </w:p>
    <w:p w14:paraId="204F95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工程线路在陕西省咸阳市淳化县官庄镇、十里塬镇境内，沿线为黄土高原沟壑地貌，沿线有乡村公路，场区范围各乡镇道路段经改扩建后可满足风电机组大件运输要求。初步判断场内及周边道路具备风电机组大件设备的运输条件。</w:t>
      </w:r>
    </w:p>
    <w:p w14:paraId="0C0C41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3.电网接入条件</w:t>
      </w:r>
    </w:p>
    <w:p w14:paraId="69A432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bookmarkStart w:id="4" w:name="OLE_LINK5"/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项目拟布机区域距离淳化一期升压站约7km，根据风电场规模、周边风电场开发情况以及邻近电网情况，淳化一期升压站新增110kV主变1台，容量为100MVA，本工程接入淳化一期项目升压站，初步判断具备电网接入条件。</w:t>
      </w:r>
    </w:p>
    <w:bookmarkEnd w:id="4"/>
    <w:p w14:paraId="1794B3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4.敏感性因素</w:t>
      </w:r>
    </w:p>
    <w:p w14:paraId="5F5FBE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本项目拟建场址区主要为园地，经初步排查，拟选场址范围及附近不涉及新版生态红线、环境保护、基本农田、林地禁占区、压覆矿产、文物古迹、军事等限制项目开发的敏感性因素。</w:t>
      </w:r>
    </w:p>
    <w:p w14:paraId="00C009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bidi="ar"/>
        </w:rPr>
        <w:t>（二）建设内容</w:t>
      </w:r>
    </w:p>
    <w:p w14:paraId="53615D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本项目拟安装20台单机容量5.0MW的风电机组，装机规模100MW，淳化一期升压站新增110kV主变1台，容量为100MVA，本工程接入淳化一期项目升压站，本项目场内新建道路长度约12km。</w:t>
      </w:r>
    </w:p>
    <w:p w14:paraId="2C728F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ascii="黑体" w:hAnsi="黑体" w:eastAsia="黑体" w:cs="仿宋_GB2312"/>
          <w:color w:val="auto"/>
          <w:sz w:val="32"/>
          <w:szCs w:val="32"/>
          <w:highlight w:val="red"/>
        </w:rPr>
      </w:pP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bidi="ar"/>
        </w:rPr>
        <w:t>三、投资</w:t>
      </w: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eastAsia="zh-CN" w:bidi="ar"/>
        </w:rPr>
        <w:t>估</w:t>
      </w: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bidi="ar"/>
        </w:rPr>
        <w:t>算及经济效益初步分析</w:t>
      </w:r>
    </w:p>
    <w:bookmarkEnd w:id="0"/>
    <w:p w14:paraId="4CCA9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</w:pPr>
      <w:bookmarkStart w:id="5" w:name="OLE_LINK7"/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经初步估算，</w:t>
      </w:r>
      <w:bookmarkStart w:id="6" w:name="OLE_LINK6"/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本项目按资本金30%、上网电价0.3036元/kWh、风机高度160m、风速4.91m/s、年均等效利用小时1732.64h、贷款利率3.0%、风机价格2600元/kW、定员4人</w:t>
      </w:r>
      <w:ins w:id="0" w:author="李鹏腾" w:date="2026-02-04T10:00:1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+</w:t>
        </w:r>
      </w:ins>
      <w:ins w:id="1" w:author="李鹏腾" w:date="2026-02-04T10:00:29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每年</w:t>
        </w:r>
      </w:ins>
      <w:ins w:id="2" w:author="李鹏腾" w:date="2026-02-04T10:00:31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1</w:t>
        </w:r>
      </w:ins>
      <w:ins w:id="3" w:author="李鹏腾" w:date="2026-02-04T10:00:39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0元</w:t>
        </w:r>
      </w:ins>
      <w:ins w:id="4" w:author="李鹏腾" w:date="2026-02-04T10:00:41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/</w:t>
        </w:r>
      </w:ins>
      <w:ins w:id="5" w:author="李鹏腾" w:date="2026-02-04T10:00:4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k</w:t>
        </w:r>
      </w:ins>
      <w:ins w:id="6" w:author="李鹏腾" w:date="2026-02-04T10:00:4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W</w:t>
        </w:r>
      </w:ins>
      <w:ins w:id="7" w:author="李鹏腾" w:date="2026-02-04T10:00:56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的</w:t>
        </w:r>
      </w:ins>
      <w:ins w:id="8" w:author="李鹏腾" w:date="2026-02-04T10:01:02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委托</w:t>
        </w:r>
      </w:ins>
      <w:ins w:id="9" w:author="李鹏腾" w:date="2026-02-04T10:01:05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运维费</w:t>
        </w:r>
      </w:ins>
      <w:del w:id="10" w:author="李鹏腾" w:date="2026-02-04T10:01:10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delText>，</w:delText>
        </w:r>
        <w:bookmarkEnd w:id="6"/>
      </w:del>
      <w:ins w:id="11" w:author="李鹏腾" w:date="2026-02-04T10:01:10Z">
        <w:r>
          <w:rPr>
            <w:rFonts w:hint="eastAsia" w:ascii="仿宋_GB2312" w:hAnsi="仿宋_GB2312" w:eastAsia="仿宋_GB2312" w:cs="仿宋_GB2312"/>
            <w:color w:val="auto"/>
            <w:sz w:val="32"/>
            <w:szCs w:val="32"/>
            <w:highlight w:val="none"/>
            <w:lang w:val="en-US" w:eastAsia="zh-CN" w:bidi="ar"/>
          </w:rPr>
          <w:t>、</w:t>
        </w:r>
      </w:ins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产业配套费3000万元等主要边界条件进行测算，本项目静态投资50453.67万元（含送出），单位千瓦静态投资5045.37元/kW;动态投资50981.06万元（含送出），单位千瓦动态投资5098.11元/kW;资本金财务内部收益率为6.84%，满足集团公司投资收益要求。</w:t>
      </w:r>
      <w:bookmarkEnd w:id="5"/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评价参数详见下表。</w:t>
      </w:r>
    </w:p>
    <w:p w14:paraId="3F84BE7E">
      <w:pPr>
        <w:keepNext w:val="0"/>
        <w:keepLines w:val="0"/>
        <w:pageBreakBefore w:val="0"/>
        <w:widowControl w:val="0"/>
        <w:kinsoku/>
        <w:wordWrap/>
        <w:topLinePunct w:val="0"/>
        <w:bidi w:val="0"/>
        <w:adjustRightInd w:val="0"/>
        <w:snapToGrid w:val="0"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32"/>
          <w:szCs w:val="32"/>
          <w:highlight w:val="none"/>
        </w:rPr>
        <w:t>项目主要评价参数及财务指标表</w:t>
      </w:r>
    </w:p>
    <w:tbl>
      <w:tblPr>
        <w:tblStyle w:val="4"/>
        <w:tblW w:w="863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3243"/>
        <w:gridCol w:w="1136"/>
        <w:gridCol w:w="1760"/>
        <w:gridCol w:w="1810"/>
      </w:tblGrid>
      <w:tr w14:paraId="1F0F2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tblHeader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2656C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序号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B7266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项目名称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BB0F9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单位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EEE0C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主要指标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B9CE0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备注</w:t>
            </w:r>
          </w:p>
        </w:tc>
      </w:tr>
      <w:tr w14:paraId="65D46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4A6A7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一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1286D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估算投资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53973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DE689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C9B36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50227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C0A3E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4DC1D9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风机价格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含塔筒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F8EE4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元/kW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CA891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2600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1495B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4C1C4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B00F4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2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6B94D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送出工程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F55C6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万元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873A6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710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A04B1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</w:p>
        </w:tc>
      </w:tr>
      <w:tr w14:paraId="09BA8A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97893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3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CFB95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静态投资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30D86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万元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98EA6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50453.67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69674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含送出</w:t>
            </w:r>
          </w:p>
        </w:tc>
      </w:tr>
      <w:tr w14:paraId="1BBC5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6180F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4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0A51D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动态总投资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678EB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万元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2A4A9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50981.06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D13A6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含送出</w:t>
            </w:r>
          </w:p>
        </w:tc>
      </w:tr>
      <w:tr w14:paraId="7F7E4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8F11D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5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E644F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单位千瓦静态投资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18905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元/kW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B8C23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5045.37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10120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03B10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3B8A2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6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3B809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单位千瓦动态总投资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0DB88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元/kW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C1EFF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5098.11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6BC30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242A6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6860B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7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774EB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价格水平年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A5C11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67451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2025年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99490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13D7B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64CFF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二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10CD3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主要参数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F63A0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FB051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5D5A92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16A89B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4F4FA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4C32C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装机规模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45CBC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86101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CAB1E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77736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D436B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1.1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87FFC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规划容量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E192B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MW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2D611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100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68786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047E1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F25B3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1.2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CB835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本期容量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9FC87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MW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9D48C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100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E1102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4B1EA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59609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2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52D55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年均等效利用小时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7F5FE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h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AF1D9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1732.64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A6005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考虑弃风因素</w:t>
            </w:r>
          </w:p>
        </w:tc>
      </w:tr>
      <w:tr w14:paraId="1A337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E9964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3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F20C6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上网含税电价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BA85C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元/kWh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C03DA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0.3036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73FF7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6580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111D7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4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8183E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项目运营期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8F010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E1F8B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58558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110A6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0048D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5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7B5FA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还款期限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818FA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年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C284C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15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DDE53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12AC1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DEF5A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6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AA1F4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长期贷款利率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42D7C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1C4D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3.0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E07FE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7BDB9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F834C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445CD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流动资金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43C58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元/kW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907E8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80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EDFA6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02F35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717E7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5FD77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折旧年限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68D61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年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2FAA7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A5DA55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3D3EB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D0277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9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A2A57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修理费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4DBA1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64A44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第1年取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元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/kW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，第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～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年取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16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元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/kW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，第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～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年取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40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元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/kW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，其余年份取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45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元</w:t>
            </w:r>
            <w:r>
              <w:rPr>
                <w:rFonts w:hint="default" w:ascii="宋体" w:hAnsi="宋体" w:cs="宋体"/>
                <w:color w:val="auto"/>
                <w:szCs w:val="21"/>
                <w:highlight w:val="none"/>
                <w:lang w:val="en-US" w:eastAsia="zh-CN"/>
              </w:rPr>
              <w:t>/kW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。</w:t>
            </w:r>
          </w:p>
          <w:p w14:paraId="5A47AFF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B1B9E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25655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722C1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0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CBEFA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人工成本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199AA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4A683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5CC4D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7922E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2123C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.1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01F4B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定员标准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0BDEE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人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78451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FA4AD3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0DFF0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9711F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.2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F0A74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人均年工资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8DAD5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万元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18BF0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25.57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7756C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07F4F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C76FF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.3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96A5E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综合福利费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0AD92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398DC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70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66C98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7D5CB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2D869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1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157B7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保险费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A3D1C9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10007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0.1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3A03EC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1682E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05CAD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E544F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材料费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1C405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元/kW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40964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材料质保期内5元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/kW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、质保期外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11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元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/kW</w:t>
            </w:r>
          </w:p>
          <w:p w14:paraId="43386E1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/>
              </w:rPr>
            </w:pP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B683D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78346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07093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3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25FF2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其他费用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BAD05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元/kW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2E57D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30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77B894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2158D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66906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61C78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增值税率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41CE8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8B052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13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E70C7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08EC9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6A789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6D001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所得税率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05338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8D4D4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25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CCF62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316A4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57B2D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6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EA944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城市维护建设税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7E9C0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B48ED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42B4E8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05994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7994FE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7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23A00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教育费附加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D4910D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11FE4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5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AC3C1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36DD8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95F372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8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BA30A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交纳过网费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D0291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元/kWh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6BDD4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95CA47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36005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82E20B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三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D546B5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Cs w:val="21"/>
                <w:highlight w:val="none"/>
              </w:rPr>
              <w:t>主要评价指标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E76FA6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0F4C0A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D4DDB9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  <w:tr w14:paraId="0D85F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A4849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1</w:t>
            </w:r>
          </w:p>
        </w:tc>
        <w:tc>
          <w:tcPr>
            <w:tcW w:w="32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FBB453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left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资本金内部收益率</w:t>
            </w:r>
          </w:p>
        </w:tc>
        <w:tc>
          <w:tcPr>
            <w:tcW w:w="11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6A9FAF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  <w:t>%</w:t>
            </w:r>
          </w:p>
        </w:tc>
        <w:tc>
          <w:tcPr>
            <w:tcW w:w="17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83C1F0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default" w:ascii="宋体" w:hAnsi="宋体" w:eastAsia="宋体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Cs w:val="21"/>
                <w:highlight w:val="none"/>
                <w:lang w:val="en-US" w:eastAsia="zh-CN"/>
              </w:rPr>
              <w:t>6.84</w:t>
            </w:r>
          </w:p>
        </w:tc>
        <w:tc>
          <w:tcPr>
            <w:tcW w:w="18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894421">
            <w:pPr>
              <w:keepNext w:val="0"/>
              <w:keepLines w:val="0"/>
              <w:pageBreakBefore w:val="0"/>
              <w:widowControl w:val="0"/>
              <w:kinsoku/>
              <w:wordWrap/>
              <w:topLinePunct w:val="0"/>
              <w:autoSpaceDE w:val="0"/>
              <w:autoSpaceDN w:val="0"/>
              <w:bidi w:val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Cs w:val="21"/>
                <w:highlight w:val="none"/>
              </w:rPr>
            </w:pPr>
          </w:p>
        </w:tc>
      </w:tr>
    </w:tbl>
    <w:p w14:paraId="0D2C7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60" w:lineRule="exact"/>
        <w:ind w:firstLine="640" w:firstLineChars="200"/>
        <w:textAlignment w:val="auto"/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本项目前期工作负责单位为陕西华电新能源发电有限公司。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按照《中国华电集团有限公司电力项目前期工作管理办法》电力项目前期费限额标准，本项目拟申请前期费8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/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0万元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，20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年预计发生前期费约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100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万元。</w:t>
      </w:r>
    </w:p>
    <w:p w14:paraId="28B504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ascii="黑体" w:hAnsi="黑体" w:eastAsia="黑体" w:cs="仿宋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val="en-US" w:eastAsia="zh-CN" w:bidi="ar"/>
        </w:rPr>
        <w:t>四</w:t>
      </w: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bidi="ar"/>
        </w:rPr>
        <w:t>、</w:t>
      </w: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val="en-US" w:eastAsia="zh-CN" w:bidi="ar"/>
        </w:rPr>
        <w:t>项目前期</w:t>
      </w: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bidi="ar"/>
        </w:rPr>
        <w:t>立项条件落实情况</w:t>
      </w:r>
    </w:p>
    <w:p w14:paraId="72AAAB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bookmarkStart w:id="7" w:name="OLE_LINK13"/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（一）本项目符合国家和地方相关产业政策、能源规划以及集团公司发展战略；</w:t>
      </w:r>
    </w:p>
    <w:p w14:paraId="5D7C00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（二）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 w:bidi="ar"/>
        </w:rPr>
        <w:t>本项目已完成遴选阶段的相关工作，已取得陕西省2025年保障性并网新能源项目建设指标;</w:t>
      </w:r>
    </w:p>
    <w:p w14:paraId="17BB70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（三）本项目已完成项目建议书编制；</w:t>
      </w:r>
    </w:p>
    <w:p w14:paraId="10C79C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（四）经初步判断，本项目选址、环保等建设条件无颠覆性因素；</w:t>
      </w:r>
    </w:p>
    <w:p w14:paraId="1D8E19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（五）风电项目工艺技术成熟，不存在不可控风险；</w:t>
      </w:r>
    </w:p>
    <w:p w14:paraId="7DF193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（六）项目预期市场前景可观，具有较好的政策条件；</w:t>
      </w:r>
    </w:p>
    <w:p w14:paraId="363BFC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60" w:lineRule="exact"/>
        <w:ind w:left="0" w:leftChars="0" w:right="0" w:rightChars="0"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（七）初步测算本项目资本金内部收益率为6.84%，投资收益满足集团公司要求。</w:t>
      </w:r>
    </w:p>
    <w:bookmarkEnd w:id="7"/>
    <w:p w14:paraId="2084734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asci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val="en-US" w:eastAsia="zh-CN" w:bidi="ar"/>
        </w:rPr>
        <w:t>五</w:t>
      </w:r>
      <w:r>
        <w:rPr>
          <w:rFonts w:hint="eastAsia" w:ascii="黑体" w:hAnsi="黑体" w:eastAsia="黑体" w:cs="仿宋_GB2312"/>
          <w:color w:val="auto"/>
          <w:sz w:val="32"/>
          <w:szCs w:val="32"/>
          <w:highlight w:val="none"/>
          <w:lang w:bidi="ar"/>
        </w:rPr>
        <w:t>、意见及下一步工作建议</w:t>
      </w:r>
    </w:p>
    <w:p w14:paraId="2D5B01D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bidi="ar"/>
        </w:rPr>
        <w:t>（一）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eastAsia="zh-CN" w:bidi="ar"/>
        </w:rPr>
        <w:t>新能源公司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</w:rPr>
        <w:t>意见</w:t>
      </w:r>
    </w:p>
    <w:p w14:paraId="2EDF8A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经新能源公司2026年1月26日总经理办公会审议，认为本项目符合集团公司和陕西公司发展战略，满足集团公司投资收益要求，建议同意本项目前期立项，现提请上级公司进行前期立项。</w:t>
      </w:r>
    </w:p>
    <w:p w14:paraId="039E85B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bidi="ar"/>
        </w:rPr>
      </w:pP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bidi="ar"/>
        </w:rPr>
        <w:t>（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val="en-US" w:eastAsia="zh-CN" w:bidi="ar"/>
        </w:rPr>
        <w:t>二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bidi="ar"/>
        </w:rPr>
        <w:t>）前期工作</w:t>
      </w:r>
      <w:r>
        <w:rPr>
          <w:rFonts w:hint="eastAsia" w:ascii="楷体_GB2312" w:hAnsi="楷体_GB2312" w:eastAsia="楷体_GB2312" w:cs="楷体_GB2312"/>
          <w:color w:val="auto"/>
          <w:sz w:val="32"/>
          <w:szCs w:val="32"/>
          <w:highlight w:val="none"/>
          <w:lang w:eastAsia="zh-CN" w:bidi="ar"/>
        </w:rPr>
        <w:t>初步安排</w:t>
      </w:r>
    </w:p>
    <w:p w14:paraId="492740D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2026年11月取得项目核准;2026年12月取得可研审查意见;2027年3月完成项目投资决策。</w:t>
      </w:r>
    </w:p>
    <w:p w14:paraId="4CAF2C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李鹏腾">
    <w15:presenceInfo w15:providerId="None" w15:userId="李鹏腾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dit="comments" w:enforcement="1" w:cryptProviderType="rsaFull" w:cryptAlgorithmClass="hash" w:cryptAlgorithmType="typeAny" w:cryptAlgorithmSid="4" w:cryptSpinCount="0" w:hash="lOTakDjkie/r2G+O6isWLnCeYX8=" w:salt="Qpacsye3BKTw3KY5kD4ibw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44B54"/>
    <w:rsid w:val="00527F5E"/>
    <w:rsid w:val="00796DF9"/>
    <w:rsid w:val="00961775"/>
    <w:rsid w:val="00987CC9"/>
    <w:rsid w:val="00C536AC"/>
    <w:rsid w:val="00D36144"/>
    <w:rsid w:val="00D9012D"/>
    <w:rsid w:val="00EF53BC"/>
    <w:rsid w:val="00F81779"/>
    <w:rsid w:val="0100178A"/>
    <w:rsid w:val="011040D1"/>
    <w:rsid w:val="01170C55"/>
    <w:rsid w:val="01401F5A"/>
    <w:rsid w:val="01B64076"/>
    <w:rsid w:val="01C175A9"/>
    <w:rsid w:val="01E43AA7"/>
    <w:rsid w:val="01FC11CD"/>
    <w:rsid w:val="020170E1"/>
    <w:rsid w:val="025D1BAE"/>
    <w:rsid w:val="0262652E"/>
    <w:rsid w:val="02B45AE0"/>
    <w:rsid w:val="02ED1C6E"/>
    <w:rsid w:val="02F227DE"/>
    <w:rsid w:val="03132092"/>
    <w:rsid w:val="03367D1B"/>
    <w:rsid w:val="0341558F"/>
    <w:rsid w:val="034C72DC"/>
    <w:rsid w:val="035E2B6B"/>
    <w:rsid w:val="038A1516"/>
    <w:rsid w:val="03AD46E2"/>
    <w:rsid w:val="03BB0634"/>
    <w:rsid w:val="03BC3CE7"/>
    <w:rsid w:val="03F97452"/>
    <w:rsid w:val="03FB5778"/>
    <w:rsid w:val="04461A85"/>
    <w:rsid w:val="044C0C16"/>
    <w:rsid w:val="044C72B0"/>
    <w:rsid w:val="044E2282"/>
    <w:rsid w:val="046A7680"/>
    <w:rsid w:val="047D4E8F"/>
    <w:rsid w:val="048270E4"/>
    <w:rsid w:val="048B13D3"/>
    <w:rsid w:val="049A7D0F"/>
    <w:rsid w:val="04D035F5"/>
    <w:rsid w:val="04D41305"/>
    <w:rsid w:val="04E62BEB"/>
    <w:rsid w:val="04FB1226"/>
    <w:rsid w:val="05065269"/>
    <w:rsid w:val="05186C76"/>
    <w:rsid w:val="052E0060"/>
    <w:rsid w:val="054364BD"/>
    <w:rsid w:val="056113FC"/>
    <w:rsid w:val="05627F97"/>
    <w:rsid w:val="056E48AC"/>
    <w:rsid w:val="05A35977"/>
    <w:rsid w:val="05A52FC2"/>
    <w:rsid w:val="05C64599"/>
    <w:rsid w:val="06135E83"/>
    <w:rsid w:val="06462040"/>
    <w:rsid w:val="064F5851"/>
    <w:rsid w:val="06601495"/>
    <w:rsid w:val="06662BFF"/>
    <w:rsid w:val="069C0E84"/>
    <w:rsid w:val="06AD706B"/>
    <w:rsid w:val="06EA0553"/>
    <w:rsid w:val="07674843"/>
    <w:rsid w:val="07CC5AD2"/>
    <w:rsid w:val="07D05A6C"/>
    <w:rsid w:val="07EB73A3"/>
    <w:rsid w:val="07F16BCE"/>
    <w:rsid w:val="082F06FB"/>
    <w:rsid w:val="0849788F"/>
    <w:rsid w:val="088B0648"/>
    <w:rsid w:val="08AB798A"/>
    <w:rsid w:val="08AF6D0B"/>
    <w:rsid w:val="08B22A26"/>
    <w:rsid w:val="08B30593"/>
    <w:rsid w:val="09053DF1"/>
    <w:rsid w:val="09162846"/>
    <w:rsid w:val="092502FF"/>
    <w:rsid w:val="093929A3"/>
    <w:rsid w:val="09545E3C"/>
    <w:rsid w:val="09816259"/>
    <w:rsid w:val="0992593D"/>
    <w:rsid w:val="09AF7EBF"/>
    <w:rsid w:val="09B275B8"/>
    <w:rsid w:val="09CD43C1"/>
    <w:rsid w:val="09E64CEC"/>
    <w:rsid w:val="09EB506C"/>
    <w:rsid w:val="09F93AA9"/>
    <w:rsid w:val="0A041046"/>
    <w:rsid w:val="0A211079"/>
    <w:rsid w:val="0A280EFD"/>
    <w:rsid w:val="0A5E4956"/>
    <w:rsid w:val="0A6F1CCB"/>
    <w:rsid w:val="0A7B7A32"/>
    <w:rsid w:val="0AC1049B"/>
    <w:rsid w:val="0AD05501"/>
    <w:rsid w:val="0AEF09AC"/>
    <w:rsid w:val="0B1A3B00"/>
    <w:rsid w:val="0B3C21A1"/>
    <w:rsid w:val="0B7B42AA"/>
    <w:rsid w:val="0BB70165"/>
    <w:rsid w:val="0BB8616B"/>
    <w:rsid w:val="0BC07F10"/>
    <w:rsid w:val="0BD75806"/>
    <w:rsid w:val="0C2C59AC"/>
    <w:rsid w:val="0C81604B"/>
    <w:rsid w:val="0C92071F"/>
    <w:rsid w:val="0CBB5DB9"/>
    <w:rsid w:val="0D095F0A"/>
    <w:rsid w:val="0D1E3710"/>
    <w:rsid w:val="0D213838"/>
    <w:rsid w:val="0D371D88"/>
    <w:rsid w:val="0D396A08"/>
    <w:rsid w:val="0D8F0FC7"/>
    <w:rsid w:val="0DB369C8"/>
    <w:rsid w:val="0DB77370"/>
    <w:rsid w:val="0DFF7E4B"/>
    <w:rsid w:val="0E163D1B"/>
    <w:rsid w:val="0E397720"/>
    <w:rsid w:val="0E6734DC"/>
    <w:rsid w:val="0EA558B8"/>
    <w:rsid w:val="0EE12443"/>
    <w:rsid w:val="0F0210C4"/>
    <w:rsid w:val="0F06725A"/>
    <w:rsid w:val="0F0C2C53"/>
    <w:rsid w:val="0F164C6D"/>
    <w:rsid w:val="0F5B7869"/>
    <w:rsid w:val="0F766DE7"/>
    <w:rsid w:val="0FA1327A"/>
    <w:rsid w:val="0FAC73C2"/>
    <w:rsid w:val="0FB521B8"/>
    <w:rsid w:val="0FF4620C"/>
    <w:rsid w:val="0FFE014F"/>
    <w:rsid w:val="10177062"/>
    <w:rsid w:val="10667D07"/>
    <w:rsid w:val="106C5D48"/>
    <w:rsid w:val="119D6488"/>
    <w:rsid w:val="11A17D3E"/>
    <w:rsid w:val="11C26620"/>
    <w:rsid w:val="11C72BC2"/>
    <w:rsid w:val="11D93771"/>
    <w:rsid w:val="11DB56E9"/>
    <w:rsid w:val="11DE474A"/>
    <w:rsid w:val="11F85081"/>
    <w:rsid w:val="11F910C7"/>
    <w:rsid w:val="11F971D6"/>
    <w:rsid w:val="12175662"/>
    <w:rsid w:val="122431D2"/>
    <w:rsid w:val="1237596F"/>
    <w:rsid w:val="12572F8B"/>
    <w:rsid w:val="125C296C"/>
    <w:rsid w:val="126129B0"/>
    <w:rsid w:val="126431FE"/>
    <w:rsid w:val="128C2410"/>
    <w:rsid w:val="129A680D"/>
    <w:rsid w:val="12D35676"/>
    <w:rsid w:val="13854144"/>
    <w:rsid w:val="13BD4143"/>
    <w:rsid w:val="13C16B34"/>
    <w:rsid w:val="13D32199"/>
    <w:rsid w:val="13DA42BC"/>
    <w:rsid w:val="13F45652"/>
    <w:rsid w:val="14226244"/>
    <w:rsid w:val="142818A8"/>
    <w:rsid w:val="145D4E4B"/>
    <w:rsid w:val="147A7E6B"/>
    <w:rsid w:val="14B40DC9"/>
    <w:rsid w:val="14B67A03"/>
    <w:rsid w:val="14DF2D8E"/>
    <w:rsid w:val="150A515F"/>
    <w:rsid w:val="15105D2D"/>
    <w:rsid w:val="151D4A14"/>
    <w:rsid w:val="153763B7"/>
    <w:rsid w:val="15404A19"/>
    <w:rsid w:val="15A837E7"/>
    <w:rsid w:val="15E76E7D"/>
    <w:rsid w:val="16775183"/>
    <w:rsid w:val="16A712F3"/>
    <w:rsid w:val="16DB1FEC"/>
    <w:rsid w:val="16F72E27"/>
    <w:rsid w:val="17300340"/>
    <w:rsid w:val="173A2DA8"/>
    <w:rsid w:val="17425F71"/>
    <w:rsid w:val="176D2848"/>
    <w:rsid w:val="176D5A2B"/>
    <w:rsid w:val="17B5538A"/>
    <w:rsid w:val="17B85F40"/>
    <w:rsid w:val="17C42075"/>
    <w:rsid w:val="188316DD"/>
    <w:rsid w:val="18845A99"/>
    <w:rsid w:val="18D40B9E"/>
    <w:rsid w:val="18F7519C"/>
    <w:rsid w:val="18FE2DCC"/>
    <w:rsid w:val="19107F05"/>
    <w:rsid w:val="19287407"/>
    <w:rsid w:val="193114CB"/>
    <w:rsid w:val="193468A0"/>
    <w:rsid w:val="197512A7"/>
    <w:rsid w:val="19AF2C10"/>
    <w:rsid w:val="19E13D91"/>
    <w:rsid w:val="19E64870"/>
    <w:rsid w:val="19F81C07"/>
    <w:rsid w:val="1A0A0760"/>
    <w:rsid w:val="1A14558A"/>
    <w:rsid w:val="1A381F92"/>
    <w:rsid w:val="1A447533"/>
    <w:rsid w:val="1A564BAC"/>
    <w:rsid w:val="1A9B1540"/>
    <w:rsid w:val="1AB51D83"/>
    <w:rsid w:val="1ABE5AC6"/>
    <w:rsid w:val="1ACE0018"/>
    <w:rsid w:val="1AED07BC"/>
    <w:rsid w:val="1B1257E3"/>
    <w:rsid w:val="1B352F9C"/>
    <w:rsid w:val="1B5F2508"/>
    <w:rsid w:val="1B5F743C"/>
    <w:rsid w:val="1BB1733A"/>
    <w:rsid w:val="1BDA5767"/>
    <w:rsid w:val="1C197DE6"/>
    <w:rsid w:val="1CC22610"/>
    <w:rsid w:val="1D195E39"/>
    <w:rsid w:val="1D496DDE"/>
    <w:rsid w:val="1D6E29BC"/>
    <w:rsid w:val="1D9826CB"/>
    <w:rsid w:val="1DC90CD1"/>
    <w:rsid w:val="1E017DAD"/>
    <w:rsid w:val="1E124827"/>
    <w:rsid w:val="1E2B4B49"/>
    <w:rsid w:val="1E437008"/>
    <w:rsid w:val="1E522E75"/>
    <w:rsid w:val="1E827664"/>
    <w:rsid w:val="1F1F1622"/>
    <w:rsid w:val="1F997E25"/>
    <w:rsid w:val="1FAA6984"/>
    <w:rsid w:val="1FEF5DA4"/>
    <w:rsid w:val="1FF34796"/>
    <w:rsid w:val="1FF53937"/>
    <w:rsid w:val="20084449"/>
    <w:rsid w:val="2015012B"/>
    <w:rsid w:val="20305471"/>
    <w:rsid w:val="204474AB"/>
    <w:rsid w:val="205651DD"/>
    <w:rsid w:val="20BA443F"/>
    <w:rsid w:val="20C4104F"/>
    <w:rsid w:val="21441377"/>
    <w:rsid w:val="21465C55"/>
    <w:rsid w:val="215B65EB"/>
    <w:rsid w:val="21B116AC"/>
    <w:rsid w:val="21C16A8C"/>
    <w:rsid w:val="21CE0199"/>
    <w:rsid w:val="21CE6CB6"/>
    <w:rsid w:val="21E047EE"/>
    <w:rsid w:val="220611DF"/>
    <w:rsid w:val="220E5D63"/>
    <w:rsid w:val="221F1E91"/>
    <w:rsid w:val="22530433"/>
    <w:rsid w:val="225B4B57"/>
    <w:rsid w:val="225D66B6"/>
    <w:rsid w:val="226D682A"/>
    <w:rsid w:val="229A37B7"/>
    <w:rsid w:val="22C44ACC"/>
    <w:rsid w:val="22D50B4F"/>
    <w:rsid w:val="22DD61C2"/>
    <w:rsid w:val="2315337E"/>
    <w:rsid w:val="2346475C"/>
    <w:rsid w:val="235617E0"/>
    <w:rsid w:val="236565E2"/>
    <w:rsid w:val="237A29D8"/>
    <w:rsid w:val="23936FBE"/>
    <w:rsid w:val="23DD311A"/>
    <w:rsid w:val="241917F2"/>
    <w:rsid w:val="242364EF"/>
    <w:rsid w:val="24701760"/>
    <w:rsid w:val="247B1C98"/>
    <w:rsid w:val="24B43EFA"/>
    <w:rsid w:val="24B623B0"/>
    <w:rsid w:val="24C2246F"/>
    <w:rsid w:val="24F85E3D"/>
    <w:rsid w:val="25547B58"/>
    <w:rsid w:val="25580E51"/>
    <w:rsid w:val="25C653A7"/>
    <w:rsid w:val="25E40083"/>
    <w:rsid w:val="261743F7"/>
    <w:rsid w:val="2638723E"/>
    <w:rsid w:val="265025DA"/>
    <w:rsid w:val="2672641F"/>
    <w:rsid w:val="268169ED"/>
    <w:rsid w:val="26B51B12"/>
    <w:rsid w:val="26D075EF"/>
    <w:rsid w:val="271947BC"/>
    <w:rsid w:val="272339A7"/>
    <w:rsid w:val="273822C5"/>
    <w:rsid w:val="273C7208"/>
    <w:rsid w:val="274F6868"/>
    <w:rsid w:val="27541A0C"/>
    <w:rsid w:val="27CE3E07"/>
    <w:rsid w:val="280D7E73"/>
    <w:rsid w:val="286D6659"/>
    <w:rsid w:val="286E03F0"/>
    <w:rsid w:val="287B37B6"/>
    <w:rsid w:val="28E6022F"/>
    <w:rsid w:val="28EF2E4E"/>
    <w:rsid w:val="28F54109"/>
    <w:rsid w:val="29077D0E"/>
    <w:rsid w:val="290C36D5"/>
    <w:rsid w:val="291F203D"/>
    <w:rsid w:val="293B3312"/>
    <w:rsid w:val="293F7FB6"/>
    <w:rsid w:val="294A4D5A"/>
    <w:rsid w:val="29547221"/>
    <w:rsid w:val="296B2F1F"/>
    <w:rsid w:val="29E9762F"/>
    <w:rsid w:val="29F82383"/>
    <w:rsid w:val="29FC23DD"/>
    <w:rsid w:val="2A007CE4"/>
    <w:rsid w:val="2A1536D4"/>
    <w:rsid w:val="2A4468E8"/>
    <w:rsid w:val="2A5F0A0F"/>
    <w:rsid w:val="2A781539"/>
    <w:rsid w:val="2A8A5E23"/>
    <w:rsid w:val="2A8C525B"/>
    <w:rsid w:val="2AB078A1"/>
    <w:rsid w:val="2ABB69C3"/>
    <w:rsid w:val="2AC474BA"/>
    <w:rsid w:val="2AC94731"/>
    <w:rsid w:val="2AE9467C"/>
    <w:rsid w:val="2AE9690F"/>
    <w:rsid w:val="2AEE032E"/>
    <w:rsid w:val="2B0C3043"/>
    <w:rsid w:val="2B1326E4"/>
    <w:rsid w:val="2B2964F9"/>
    <w:rsid w:val="2B2B7ADE"/>
    <w:rsid w:val="2B3B5A22"/>
    <w:rsid w:val="2B54355E"/>
    <w:rsid w:val="2B597B06"/>
    <w:rsid w:val="2B6E556C"/>
    <w:rsid w:val="2B8D3EF4"/>
    <w:rsid w:val="2BBC70FF"/>
    <w:rsid w:val="2BC72C36"/>
    <w:rsid w:val="2BEB1675"/>
    <w:rsid w:val="2BF60C76"/>
    <w:rsid w:val="2C002758"/>
    <w:rsid w:val="2C2F3DC0"/>
    <w:rsid w:val="2C8D1A36"/>
    <w:rsid w:val="2C8D30D1"/>
    <w:rsid w:val="2CA11F49"/>
    <w:rsid w:val="2CDE196F"/>
    <w:rsid w:val="2CE17A12"/>
    <w:rsid w:val="2CFA5EC3"/>
    <w:rsid w:val="2CFD6FE1"/>
    <w:rsid w:val="2D2F1412"/>
    <w:rsid w:val="2D3D6797"/>
    <w:rsid w:val="2D425B79"/>
    <w:rsid w:val="2D747A29"/>
    <w:rsid w:val="2D8070D7"/>
    <w:rsid w:val="2D8B67CD"/>
    <w:rsid w:val="2D917A00"/>
    <w:rsid w:val="2DA617C4"/>
    <w:rsid w:val="2DE87845"/>
    <w:rsid w:val="2DF265B1"/>
    <w:rsid w:val="2E056537"/>
    <w:rsid w:val="2E1E5567"/>
    <w:rsid w:val="2E2403F2"/>
    <w:rsid w:val="2E790CA0"/>
    <w:rsid w:val="2E947D5A"/>
    <w:rsid w:val="2E9C43C4"/>
    <w:rsid w:val="2EED6AA3"/>
    <w:rsid w:val="2EED791F"/>
    <w:rsid w:val="2EF53D27"/>
    <w:rsid w:val="2F09531E"/>
    <w:rsid w:val="2F1615C2"/>
    <w:rsid w:val="2F202911"/>
    <w:rsid w:val="2F4800A8"/>
    <w:rsid w:val="2F59414E"/>
    <w:rsid w:val="2F883DC3"/>
    <w:rsid w:val="2F8A5BEA"/>
    <w:rsid w:val="2FAF0127"/>
    <w:rsid w:val="2FB04F2F"/>
    <w:rsid w:val="2FBE16F7"/>
    <w:rsid w:val="2FD24F04"/>
    <w:rsid w:val="2FDA756F"/>
    <w:rsid w:val="2FEA0789"/>
    <w:rsid w:val="30346932"/>
    <w:rsid w:val="3059332F"/>
    <w:rsid w:val="307B625B"/>
    <w:rsid w:val="308A52C8"/>
    <w:rsid w:val="30C500CD"/>
    <w:rsid w:val="30E67AD3"/>
    <w:rsid w:val="310F1A67"/>
    <w:rsid w:val="31121BC9"/>
    <w:rsid w:val="311671B7"/>
    <w:rsid w:val="311D4BC9"/>
    <w:rsid w:val="311F27AF"/>
    <w:rsid w:val="313B196D"/>
    <w:rsid w:val="31645CB7"/>
    <w:rsid w:val="317353EC"/>
    <w:rsid w:val="31C82862"/>
    <w:rsid w:val="31E450E1"/>
    <w:rsid w:val="32124AAC"/>
    <w:rsid w:val="32195D2C"/>
    <w:rsid w:val="324316D3"/>
    <w:rsid w:val="329B5534"/>
    <w:rsid w:val="32B63ACD"/>
    <w:rsid w:val="32D61951"/>
    <w:rsid w:val="33060D37"/>
    <w:rsid w:val="33234FCD"/>
    <w:rsid w:val="334027CB"/>
    <w:rsid w:val="336D139A"/>
    <w:rsid w:val="33790C0A"/>
    <w:rsid w:val="33B026BF"/>
    <w:rsid w:val="33D92F40"/>
    <w:rsid w:val="340E1485"/>
    <w:rsid w:val="34120EBD"/>
    <w:rsid w:val="34321384"/>
    <w:rsid w:val="34695E45"/>
    <w:rsid w:val="34887E39"/>
    <w:rsid w:val="34A02BCB"/>
    <w:rsid w:val="34AA1C2B"/>
    <w:rsid w:val="34B0673E"/>
    <w:rsid w:val="34D5493A"/>
    <w:rsid w:val="35053109"/>
    <w:rsid w:val="35080E4D"/>
    <w:rsid w:val="35187EFF"/>
    <w:rsid w:val="35396BB2"/>
    <w:rsid w:val="353F1F4D"/>
    <w:rsid w:val="35740C78"/>
    <w:rsid w:val="358B669F"/>
    <w:rsid w:val="35C81164"/>
    <w:rsid w:val="35E80FC5"/>
    <w:rsid w:val="361C54BB"/>
    <w:rsid w:val="3674199F"/>
    <w:rsid w:val="36830168"/>
    <w:rsid w:val="36EB6BE4"/>
    <w:rsid w:val="371C5B47"/>
    <w:rsid w:val="37385001"/>
    <w:rsid w:val="37820166"/>
    <w:rsid w:val="37884669"/>
    <w:rsid w:val="378F0EDB"/>
    <w:rsid w:val="37A147F9"/>
    <w:rsid w:val="37AE4E3C"/>
    <w:rsid w:val="37E101B9"/>
    <w:rsid w:val="37E3595F"/>
    <w:rsid w:val="37E563E7"/>
    <w:rsid w:val="382E43A9"/>
    <w:rsid w:val="386E0252"/>
    <w:rsid w:val="38A87146"/>
    <w:rsid w:val="38BF4CCA"/>
    <w:rsid w:val="38C52595"/>
    <w:rsid w:val="38C77C33"/>
    <w:rsid w:val="39054ADA"/>
    <w:rsid w:val="391145D8"/>
    <w:rsid w:val="393671C3"/>
    <w:rsid w:val="395239BD"/>
    <w:rsid w:val="396375AF"/>
    <w:rsid w:val="39821B98"/>
    <w:rsid w:val="39995696"/>
    <w:rsid w:val="399A1552"/>
    <w:rsid w:val="39A13BB6"/>
    <w:rsid w:val="39B76BCE"/>
    <w:rsid w:val="3A114A3F"/>
    <w:rsid w:val="3A1F59C3"/>
    <w:rsid w:val="3A1F762A"/>
    <w:rsid w:val="3A3015E8"/>
    <w:rsid w:val="3A35173C"/>
    <w:rsid w:val="3A441945"/>
    <w:rsid w:val="3A466A17"/>
    <w:rsid w:val="3A560F5C"/>
    <w:rsid w:val="3A6038E6"/>
    <w:rsid w:val="3ABA3363"/>
    <w:rsid w:val="3AC56A51"/>
    <w:rsid w:val="3AD803A9"/>
    <w:rsid w:val="3AED2F0B"/>
    <w:rsid w:val="3B2B3FB2"/>
    <w:rsid w:val="3B345984"/>
    <w:rsid w:val="3BD338B4"/>
    <w:rsid w:val="3BD64B30"/>
    <w:rsid w:val="3C1C027C"/>
    <w:rsid w:val="3C2B37EB"/>
    <w:rsid w:val="3C5D726C"/>
    <w:rsid w:val="3C665B1D"/>
    <w:rsid w:val="3C9742DA"/>
    <w:rsid w:val="3CB55731"/>
    <w:rsid w:val="3CD016DD"/>
    <w:rsid w:val="3CFA2CB7"/>
    <w:rsid w:val="3D726BA7"/>
    <w:rsid w:val="3D7973D3"/>
    <w:rsid w:val="3D8E3E90"/>
    <w:rsid w:val="3D9228F6"/>
    <w:rsid w:val="3DAC51A6"/>
    <w:rsid w:val="3DAF5796"/>
    <w:rsid w:val="3DBE20AD"/>
    <w:rsid w:val="3DEE448B"/>
    <w:rsid w:val="3E351F74"/>
    <w:rsid w:val="3E4C099A"/>
    <w:rsid w:val="3E6E299E"/>
    <w:rsid w:val="3E86340D"/>
    <w:rsid w:val="3EA80123"/>
    <w:rsid w:val="3EF70170"/>
    <w:rsid w:val="3EFC1858"/>
    <w:rsid w:val="3F003C0C"/>
    <w:rsid w:val="3F011214"/>
    <w:rsid w:val="3F0C273C"/>
    <w:rsid w:val="3F0F3018"/>
    <w:rsid w:val="3F153E34"/>
    <w:rsid w:val="3FBF27E7"/>
    <w:rsid w:val="400A5673"/>
    <w:rsid w:val="407B3195"/>
    <w:rsid w:val="40876C9A"/>
    <w:rsid w:val="4099157D"/>
    <w:rsid w:val="40F3568D"/>
    <w:rsid w:val="410B4AF7"/>
    <w:rsid w:val="4155763E"/>
    <w:rsid w:val="41B547D4"/>
    <w:rsid w:val="41FB2848"/>
    <w:rsid w:val="420A5197"/>
    <w:rsid w:val="4270356E"/>
    <w:rsid w:val="42786DC0"/>
    <w:rsid w:val="42DE3F03"/>
    <w:rsid w:val="42E74F3E"/>
    <w:rsid w:val="431005CC"/>
    <w:rsid w:val="43152DEB"/>
    <w:rsid w:val="433231F9"/>
    <w:rsid w:val="43773400"/>
    <w:rsid w:val="43EC2885"/>
    <w:rsid w:val="43F75CF9"/>
    <w:rsid w:val="442C0F6C"/>
    <w:rsid w:val="442C3448"/>
    <w:rsid w:val="44456C8C"/>
    <w:rsid w:val="4446053A"/>
    <w:rsid w:val="44540315"/>
    <w:rsid w:val="447173E7"/>
    <w:rsid w:val="447A21F1"/>
    <w:rsid w:val="44D6567B"/>
    <w:rsid w:val="44DA1894"/>
    <w:rsid w:val="44F87AF2"/>
    <w:rsid w:val="452C55AF"/>
    <w:rsid w:val="45757C63"/>
    <w:rsid w:val="4590364E"/>
    <w:rsid w:val="45A07600"/>
    <w:rsid w:val="45EF0E26"/>
    <w:rsid w:val="45F95F30"/>
    <w:rsid w:val="46320812"/>
    <w:rsid w:val="46456C98"/>
    <w:rsid w:val="464B5A2F"/>
    <w:rsid w:val="464E5AF1"/>
    <w:rsid w:val="46564682"/>
    <w:rsid w:val="46605E2A"/>
    <w:rsid w:val="4664202C"/>
    <w:rsid w:val="468B7020"/>
    <w:rsid w:val="46B67C1C"/>
    <w:rsid w:val="46C00A65"/>
    <w:rsid w:val="46D02A05"/>
    <w:rsid w:val="46E84FAF"/>
    <w:rsid w:val="46F848C4"/>
    <w:rsid w:val="47300FE8"/>
    <w:rsid w:val="473248BC"/>
    <w:rsid w:val="474F76B6"/>
    <w:rsid w:val="47647B93"/>
    <w:rsid w:val="47AB31C4"/>
    <w:rsid w:val="47E436D3"/>
    <w:rsid w:val="48252515"/>
    <w:rsid w:val="48650EBF"/>
    <w:rsid w:val="48F355A9"/>
    <w:rsid w:val="49011F26"/>
    <w:rsid w:val="4918339D"/>
    <w:rsid w:val="492F65EF"/>
    <w:rsid w:val="49425710"/>
    <w:rsid w:val="496A6EBE"/>
    <w:rsid w:val="496E2DB4"/>
    <w:rsid w:val="49895800"/>
    <w:rsid w:val="49B65BC9"/>
    <w:rsid w:val="49F46F0D"/>
    <w:rsid w:val="49FB3C9C"/>
    <w:rsid w:val="4A052DC5"/>
    <w:rsid w:val="4A4A2ACF"/>
    <w:rsid w:val="4A677D39"/>
    <w:rsid w:val="4A6B027D"/>
    <w:rsid w:val="4A75534B"/>
    <w:rsid w:val="4B7A5BF2"/>
    <w:rsid w:val="4B971D44"/>
    <w:rsid w:val="4B9C3BC3"/>
    <w:rsid w:val="4BAC486B"/>
    <w:rsid w:val="4BB55383"/>
    <w:rsid w:val="4BBA0D0F"/>
    <w:rsid w:val="4BC94369"/>
    <w:rsid w:val="4C006FE2"/>
    <w:rsid w:val="4C112982"/>
    <w:rsid w:val="4CE90320"/>
    <w:rsid w:val="4CEA209F"/>
    <w:rsid w:val="4D16322A"/>
    <w:rsid w:val="4D2B68E9"/>
    <w:rsid w:val="4D4B674B"/>
    <w:rsid w:val="4D5943FC"/>
    <w:rsid w:val="4D6D62E6"/>
    <w:rsid w:val="4D7A0A6A"/>
    <w:rsid w:val="4D9B69A0"/>
    <w:rsid w:val="4DC82515"/>
    <w:rsid w:val="4DC951AD"/>
    <w:rsid w:val="4DFD2F86"/>
    <w:rsid w:val="4E0350D3"/>
    <w:rsid w:val="4E2E6A10"/>
    <w:rsid w:val="4E52191E"/>
    <w:rsid w:val="4E63480F"/>
    <w:rsid w:val="4EAB2961"/>
    <w:rsid w:val="4EDC1F32"/>
    <w:rsid w:val="4EDD27A7"/>
    <w:rsid w:val="4F112C52"/>
    <w:rsid w:val="4FE908A8"/>
    <w:rsid w:val="50606F09"/>
    <w:rsid w:val="50AC0FFF"/>
    <w:rsid w:val="513319D4"/>
    <w:rsid w:val="515F49D2"/>
    <w:rsid w:val="519050B0"/>
    <w:rsid w:val="51D03576"/>
    <w:rsid w:val="51FA005F"/>
    <w:rsid w:val="520E50A2"/>
    <w:rsid w:val="5212281A"/>
    <w:rsid w:val="5214059F"/>
    <w:rsid w:val="52156E33"/>
    <w:rsid w:val="52231199"/>
    <w:rsid w:val="52263A21"/>
    <w:rsid w:val="52587D18"/>
    <w:rsid w:val="526E5347"/>
    <w:rsid w:val="527903F5"/>
    <w:rsid w:val="52976172"/>
    <w:rsid w:val="5297678F"/>
    <w:rsid w:val="52D27D16"/>
    <w:rsid w:val="52F70805"/>
    <w:rsid w:val="53200437"/>
    <w:rsid w:val="53292939"/>
    <w:rsid w:val="536F1FB1"/>
    <w:rsid w:val="53BF0089"/>
    <w:rsid w:val="53E723AC"/>
    <w:rsid w:val="546D2B5C"/>
    <w:rsid w:val="547B3F1F"/>
    <w:rsid w:val="54E61904"/>
    <w:rsid w:val="55135003"/>
    <w:rsid w:val="55647152"/>
    <w:rsid w:val="556E597C"/>
    <w:rsid w:val="55751EED"/>
    <w:rsid w:val="5579070C"/>
    <w:rsid w:val="558301A3"/>
    <w:rsid w:val="559256E8"/>
    <w:rsid w:val="55D122F6"/>
    <w:rsid w:val="55EB32B6"/>
    <w:rsid w:val="55FA4568"/>
    <w:rsid w:val="560C3E9A"/>
    <w:rsid w:val="561B763D"/>
    <w:rsid w:val="56984235"/>
    <w:rsid w:val="56D0433D"/>
    <w:rsid w:val="5715145E"/>
    <w:rsid w:val="572747B6"/>
    <w:rsid w:val="574A7260"/>
    <w:rsid w:val="5769216E"/>
    <w:rsid w:val="5782382E"/>
    <w:rsid w:val="57955C49"/>
    <w:rsid w:val="57DD5EF5"/>
    <w:rsid w:val="57ED1695"/>
    <w:rsid w:val="57F631EF"/>
    <w:rsid w:val="57FA0699"/>
    <w:rsid w:val="583863FB"/>
    <w:rsid w:val="583B0181"/>
    <w:rsid w:val="586C5E98"/>
    <w:rsid w:val="587A63E6"/>
    <w:rsid w:val="58A30C2F"/>
    <w:rsid w:val="58A82C8F"/>
    <w:rsid w:val="58D67C21"/>
    <w:rsid w:val="58EE28AB"/>
    <w:rsid w:val="58FF3E29"/>
    <w:rsid w:val="59141FC2"/>
    <w:rsid w:val="5954436D"/>
    <w:rsid w:val="597E4DED"/>
    <w:rsid w:val="59A30860"/>
    <w:rsid w:val="59B41916"/>
    <w:rsid w:val="59B658D7"/>
    <w:rsid w:val="59C214A3"/>
    <w:rsid w:val="59EC25E3"/>
    <w:rsid w:val="5A231CE2"/>
    <w:rsid w:val="5A476B13"/>
    <w:rsid w:val="5A702E3A"/>
    <w:rsid w:val="5AA0477E"/>
    <w:rsid w:val="5AFE3213"/>
    <w:rsid w:val="5B761566"/>
    <w:rsid w:val="5B7D747E"/>
    <w:rsid w:val="5B957086"/>
    <w:rsid w:val="5BB332E7"/>
    <w:rsid w:val="5BE512E7"/>
    <w:rsid w:val="5BF46AC0"/>
    <w:rsid w:val="5BFB2C23"/>
    <w:rsid w:val="5C126E58"/>
    <w:rsid w:val="5C1324BB"/>
    <w:rsid w:val="5C405762"/>
    <w:rsid w:val="5C61397E"/>
    <w:rsid w:val="5CD2166F"/>
    <w:rsid w:val="5D06544E"/>
    <w:rsid w:val="5D1720DA"/>
    <w:rsid w:val="5D672116"/>
    <w:rsid w:val="5DA1312B"/>
    <w:rsid w:val="5DA46DE8"/>
    <w:rsid w:val="5DDD2864"/>
    <w:rsid w:val="5E0E026F"/>
    <w:rsid w:val="5E27168F"/>
    <w:rsid w:val="5E865767"/>
    <w:rsid w:val="5EC516E1"/>
    <w:rsid w:val="5ECD792F"/>
    <w:rsid w:val="5EF11A2E"/>
    <w:rsid w:val="5EF1758C"/>
    <w:rsid w:val="5F0E45FE"/>
    <w:rsid w:val="5F5D67D8"/>
    <w:rsid w:val="5F715420"/>
    <w:rsid w:val="5F7F4A26"/>
    <w:rsid w:val="5F871DB3"/>
    <w:rsid w:val="5F8B1F0C"/>
    <w:rsid w:val="5FAC54C7"/>
    <w:rsid w:val="5FD64548"/>
    <w:rsid w:val="5FF81CEB"/>
    <w:rsid w:val="600B42EE"/>
    <w:rsid w:val="60370CCD"/>
    <w:rsid w:val="6075347D"/>
    <w:rsid w:val="60A75025"/>
    <w:rsid w:val="60D94755"/>
    <w:rsid w:val="61096491"/>
    <w:rsid w:val="61667A17"/>
    <w:rsid w:val="616D6D4C"/>
    <w:rsid w:val="61932BE9"/>
    <w:rsid w:val="61A203FD"/>
    <w:rsid w:val="61B55A7C"/>
    <w:rsid w:val="62015D11"/>
    <w:rsid w:val="62334E68"/>
    <w:rsid w:val="62553ABC"/>
    <w:rsid w:val="628F5373"/>
    <w:rsid w:val="62B75151"/>
    <w:rsid w:val="62C302DA"/>
    <w:rsid w:val="63041C4D"/>
    <w:rsid w:val="632C7EAF"/>
    <w:rsid w:val="632F080B"/>
    <w:rsid w:val="63D03541"/>
    <w:rsid w:val="64244F79"/>
    <w:rsid w:val="643A2E0B"/>
    <w:rsid w:val="64783497"/>
    <w:rsid w:val="64C6618E"/>
    <w:rsid w:val="64E45ED8"/>
    <w:rsid w:val="64EB21C4"/>
    <w:rsid w:val="64F60130"/>
    <w:rsid w:val="6503402C"/>
    <w:rsid w:val="65117C14"/>
    <w:rsid w:val="65394606"/>
    <w:rsid w:val="653C71E2"/>
    <w:rsid w:val="653D1756"/>
    <w:rsid w:val="65557277"/>
    <w:rsid w:val="65557688"/>
    <w:rsid w:val="655E3E47"/>
    <w:rsid w:val="655F287D"/>
    <w:rsid w:val="65667599"/>
    <w:rsid w:val="659D4690"/>
    <w:rsid w:val="65C366B0"/>
    <w:rsid w:val="65D01F91"/>
    <w:rsid w:val="65D74431"/>
    <w:rsid w:val="66640756"/>
    <w:rsid w:val="66A47C3B"/>
    <w:rsid w:val="66D3427D"/>
    <w:rsid w:val="66DF222E"/>
    <w:rsid w:val="66FA3AD3"/>
    <w:rsid w:val="674F5D93"/>
    <w:rsid w:val="67503478"/>
    <w:rsid w:val="67604FEB"/>
    <w:rsid w:val="676670B0"/>
    <w:rsid w:val="676C1E7F"/>
    <w:rsid w:val="6791741B"/>
    <w:rsid w:val="679D5FA1"/>
    <w:rsid w:val="67B05350"/>
    <w:rsid w:val="67B253D1"/>
    <w:rsid w:val="67B7172B"/>
    <w:rsid w:val="67BC5AB5"/>
    <w:rsid w:val="67E26B20"/>
    <w:rsid w:val="67F33F03"/>
    <w:rsid w:val="67FA3C41"/>
    <w:rsid w:val="681C1746"/>
    <w:rsid w:val="683E2223"/>
    <w:rsid w:val="68756950"/>
    <w:rsid w:val="687F0113"/>
    <w:rsid w:val="68A8368B"/>
    <w:rsid w:val="68A911D3"/>
    <w:rsid w:val="69281352"/>
    <w:rsid w:val="695573AA"/>
    <w:rsid w:val="69627F92"/>
    <w:rsid w:val="69937B96"/>
    <w:rsid w:val="699C6845"/>
    <w:rsid w:val="69B1366E"/>
    <w:rsid w:val="69D35DF7"/>
    <w:rsid w:val="69EA3402"/>
    <w:rsid w:val="6A2A286C"/>
    <w:rsid w:val="6A2B4273"/>
    <w:rsid w:val="6A4374CC"/>
    <w:rsid w:val="6A5711F8"/>
    <w:rsid w:val="6A6A246C"/>
    <w:rsid w:val="6A975D5B"/>
    <w:rsid w:val="6A9A4F55"/>
    <w:rsid w:val="6AC95E13"/>
    <w:rsid w:val="6B0A0A63"/>
    <w:rsid w:val="6B353450"/>
    <w:rsid w:val="6B5B145E"/>
    <w:rsid w:val="6B946BA9"/>
    <w:rsid w:val="6B9F100D"/>
    <w:rsid w:val="6C89423E"/>
    <w:rsid w:val="6C9937E5"/>
    <w:rsid w:val="6CC20148"/>
    <w:rsid w:val="6CC71FFB"/>
    <w:rsid w:val="6CDA46EA"/>
    <w:rsid w:val="6D0868C0"/>
    <w:rsid w:val="6D0C0130"/>
    <w:rsid w:val="6D517FE9"/>
    <w:rsid w:val="6D5B6A19"/>
    <w:rsid w:val="6D5D531C"/>
    <w:rsid w:val="6D7D2097"/>
    <w:rsid w:val="6DBC3C73"/>
    <w:rsid w:val="6DC9700F"/>
    <w:rsid w:val="6DDA5571"/>
    <w:rsid w:val="6E0D6D1C"/>
    <w:rsid w:val="6E1C2C23"/>
    <w:rsid w:val="6E2B2FCF"/>
    <w:rsid w:val="6E4B6038"/>
    <w:rsid w:val="6E4F6508"/>
    <w:rsid w:val="6E5102C4"/>
    <w:rsid w:val="6E81398C"/>
    <w:rsid w:val="6EAD181B"/>
    <w:rsid w:val="6EE06B70"/>
    <w:rsid w:val="6EE2293E"/>
    <w:rsid w:val="6F567270"/>
    <w:rsid w:val="6F790658"/>
    <w:rsid w:val="6FA43CF5"/>
    <w:rsid w:val="6FBB791E"/>
    <w:rsid w:val="6FCB0934"/>
    <w:rsid w:val="7022670E"/>
    <w:rsid w:val="702B09DB"/>
    <w:rsid w:val="703D4A57"/>
    <w:rsid w:val="70735B56"/>
    <w:rsid w:val="7083459F"/>
    <w:rsid w:val="70A360C7"/>
    <w:rsid w:val="70FE624D"/>
    <w:rsid w:val="71095513"/>
    <w:rsid w:val="71526BAD"/>
    <w:rsid w:val="716D7BF1"/>
    <w:rsid w:val="71B51B73"/>
    <w:rsid w:val="71B74870"/>
    <w:rsid w:val="71C1726B"/>
    <w:rsid w:val="71C173DE"/>
    <w:rsid w:val="71C256B4"/>
    <w:rsid w:val="72865ED8"/>
    <w:rsid w:val="72BD1E8A"/>
    <w:rsid w:val="72C40DC1"/>
    <w:rsid w:val="72C633A8"/>
    <w:rsid w:val="72EB5FE9"/>
    <w:rsid w:val="731174E5"/>
    <w:rsid w:val="736A76CD"/>
    <w:rsid w:val="73A56E44"/>
    <w:rsid w:val="73CD7650"/>
    <w:rsid w:val="73DD5A5B"/>
    <w:rsid w:val="74460619"/>
    <w:rsid w:val="744C2E57"/>
    <w:rsid w:val="74634609"/>
    <w:rsid w:val="746477AC"/>
    <w:rsid w:val="74677725"/>
    <w:rsid w:val="746A01E3"/>
    <w:rsid w:val="748242C4"/>
    <w:rsid w:val="74A5412E"/>
    <w:rsid w:val="74AA5F2D"/>
    <w:rsid w:val="74B52EC9"/>
    <w:rsid w:val="74D177C5"/>
    <w:rsid w:val="74EB6AD9"/>
    <w:rsid w:val="74FA6EF0"/>
    <w:rsid w:val="751831DC"/>
    <w:rsid w:val="75723E87"/>
    <w:rsid w:val="75A031D9"/>
    <w:rsid w:val="75EC26E6"/>
    <w:rsid w:val="76175287"/>
    <w:rsid w:val="762837CB"/>
    <w:rsid w:val="76B47E0D"/>
    <w:rsid w:val="76DB3FC2"/>
    <w:rsid w:val="76DC148D"/>
    <w:rsid w:val="76E100D8"/>
    <w:rsid w:val="770B3573"/>
    <w:rsid w:val="7737316E"/>
    <w:rsid w:val="778A4F52"/>
    <w:rsid w:val="77B30AC4"/>
    <w:rsid w:val="78087CDE"/>
    <w:rsid w:val="78486FA0"/>
    <w:rsid w:val="78546898"/>
    <w:rsid w:val="78784E49"/>
    <w:rsid w:val="787B56E8"/>
    <w:rsid w:val="78813861"/>
    <w:rsid w:val="78A0124D"/>
    <w:rsid w:val="78A325FB"/>
    <w:rsid w:val="78E540DD"/>
    <w:rsid w:val="78F148D9"/>
    <w:rsid w:val="78F1656C"/>
    <w:rsid w:val="78F66922"/>
    <w:rsid w:val="790A1380"/>
    <w:rsid w:val="79140004"/>
    <w:rsid w:val="793D2EAB"/>
    <w:rsid w:val="798555D7"/>
    <w:rsid w:val="79881A55"/>
    <w:rsid w:val="79F226F7"/>
    <w:rsid w:val="79F41650"/>
    <w:rsid w:val="7A006F44"/>
    <w:rsid w:val="7A123E21"/>
    <w:rsid w:val="7A185914"/>
    <w:rsid w:val="7A1C5986"/>
    <w:rsid w:val="7A9074A8"/>
    <w:rsid w:val="7A97285A"/>
    <w:rsid w:val="7AB8362F"/>
    <w:rsid w:val="7AD50D11"/>
    <w:rsid w:val="7B2C4608"/>
    <w:rsid w:val="7B5347C1"/>
    <w:rsid w:val="7B5A0C91"/>
    <w:rsid w:val="7BA60243"/>
    <w:rsid w:val="7BCC49E5"/>
    <w:rsid w:val="7BE87D81"/>
    <w:rsid w:val="7BFA2105"/>
    <w:rsid w:val="7C1B3E41"/>
    <w:rsid w:val="7C7A50A2"/>
    <w:rsid w:val="7CBA13F2"/>
    <w:rsid w:val="7CCE3F4A"/>
    <w:rsid w:val="7D0426A8"/>
    <w:rsid w:val="7D124701"/>
    <w:rsid w:val="7D1C31F5"/>
    <w:rsid w:val="7D2779B6"/>
    <w:rsid w:val="7D356B31"/>
    <w:rsid w:val="7D5107BF"/>
    <w:rsid w:val="7D513D79"/>
    <w:rsid w:val="7DAB5260"/>
    <w:rsid w:val="7DD316EA"/>
    <w:rsid w:val="7DDB125E"/>
    <w:rsid w:val="7DFB6940"/>
    <w:rsid w:val="7E1026A0"/>
    <w:rsid w:val="7E485736"/>
    <w:rsid w:val="7E7B69B2"/>
    <w:rsid w:val="7E9E696A"/>
    <w:rsid w:val="7F1A2435"/>
    <w:rsid w:val="7F305AB2"/>
    <w:rsid w:val="7F326DFB"/>
    <w:rsid w:val="7F3D1C9F"/>
    <w:rsid w:val="7F51259A"/>
    <w:rsid w:val="7F920D31"/>
    <w:rsid w:val="7FB406E6"/>
    <w:rsid w:val="7FD6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jc w:val="left"/>
      <w:outlineLvl w:val="1"/>
    </w:pPr>
    <w:rPr>
      <w:rFonts w:hint="eastAsia" w:ascii="宋体" w:hAnsi="宋体" w:eastAsia="宋体" w:cs="Times New Roman"/>
      <w:b/>
      <w:kern w:val="0"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2"/>
    <w:basedOn w:val="1"/>
    <w:qFormat/>
    <w:uiPriority w:val="0"/>
    <w:pPr>
      <w:spacing w:line="480" w:lineRule="auto"/>
    </w:pPr>
    <w:rPr>
      <w:rFonts w:ascii="Calibri" w:hAnsi="Calibri" w:eastAsia="宋体" w:cs="Times New Roman"/>
      <w:kern w:val="0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1940</Words>
  <Characters>2278</Characters>
  <Lines>0</Lines>
  <Paragraphs>0</Paragraphs>
  <TotalTime>1</TotalTime>
  <ScaleCrop>false</ScaleCrop>
  <LinksUpToDate>false</LinksUpToDate>
  <CharactersWithSpaces>2278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2025-04-03T08:15:00Z</dcterms:created>
  <dc:creator>86177</dc:creator>
  <cp:lastModifiedBy>赵文锐</cp:lastModifiedBy>
  <dcterms:modified xsi:type="dcterms:W3CDTF">2026-03-25T02:08:56Z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C86A07D17D7541548B2F8F2466AA794E_13</vt:lpwstr>
  </property>
  <property fmtid="{D5CDD505-2E9C-101B-9397-08002B2CF9AE}" pid="4" name="KSOTemplateDocerSaveRecord">
    <vt:lpwstr>eyJoZGlkIjoiNWY1ZDcxODJmOWUwNzZmMDg0NjNhZTI1ZTQxNThkZTYiLCJ1c2VySWQiOiIyMzgwNjM4ODMifQ==</vt:lpwstr>
  </property>
</Properties>
</file>